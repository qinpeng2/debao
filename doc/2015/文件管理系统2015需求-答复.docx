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Default ContentType="image/x-wmf" Extension="wmf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15"/>
        <w:numPr>
          <w:ilvl w:val="0"/>
          <w:numId w:val="1"/>
        </w:numPr>
        <w:ind w:left="360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文件管理系</w:t>
      </w:r>
      <w:r>
        <w:rPr>
          <w:rFonts w:hint="eastAsia" w:ascii="宋体" w:hAnsi="宋体" w:eastAsia="宋体" w:cs="宋体"/>
          <w:sz w:val="52"/>
          <w:szCs w:val="52"/>
        </w:rPr>
        <w:t>统</w:t>
      </w:r>
      <w:r>
        <w:rPr>
          <w:sz w:val="52"/>
          <w:szCs w:val="52"/>
        </w:rPr>
        <w:t>2015</w:t>
      </w:r>
      <w:r>
        <w:rPr>
          <w:rFonts w:hint="eastAsia"/>
          <w:sz w:val="52"/>
          <w:szCs w:val="52"/>
        </w:rPr>
        <w:t>需求</w:t>
      </w:r>
    </w:p>
    <w:p>
      <w:pPr>
        <w:pStyle w:val="15"/>
        <w:numPr>
          <w:ilvl w:val="0"/>
          <w:numId w:val="2"/>
        </w:numPr>
        <w:ind w:left="360"/>
        <w:rPr>
          <w:rFonts w:ascii="宋体" w:hAnsi="宋体" w:eastAsia="宋体" w:cs="宋体"/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rFonts w:hint="eastAsia" w:ascii="宋体" w:hAnsi="宋体" w:eastAsia="宋体" w:cs="宋体"/>
          <w:sz w:val="36"/>
          <w:szCs w:val="36"/>
        </w:rPr>
        <w:t>系统名变更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原名称：西安德宝质量和职业健康安全体系文件管理系统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更名为：西安德宝质量和职业健康安全</w:t>
      </w:r>
      <w:del w:id="0" w:author="yangmx" w:date="2015-09-30T10:19:47Z">
        <w:r>
          <w:rPr>
            <w:rFonts w:hint="eastAsia" w:ascii="宋体" w:hAnsi="宋体" w:eastAsia="宋体" w:cs="宋体"/>
          </w:rPr>
          <w:delText>体系质量</w:delText>
        </w:r>
      </w:del>
      <w:r>
        <w:rPr>
          <w:rFonts w:hint="eastAsia" w:ascii="宋体" w:hAnsi="宋体" w:eastAsia="宋体" w:cs="宋体"/>
        </w:rPr>
        <w:t>管理系统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 xml:space="preserve">2. </w:t>
      </w:r>
      <w:r>
        <w:rPr>
          <w:rFonts w:ascii="宋体" w:hAnsi="宋体" w:eastAsia="宋体" w:cs="宋体"/>
          <w:sz w:val="36"/>
          <w:szCs w:val="36"/>
        </w:rPr>
        <w:t>新增菜单项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新增如下菜单项：</w:t>
      </w:r>
    </w:p>
    <w:p>
      <w:pPr>
        <w:pStyle w:val="15"/>
        <w:numPr>
          <w:ilvl w:val="0"/>
          <w:numId w:val="3"/>
        </w:numP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CAPA管理</w:t>
      </w:r>
    </w:p>
    <w:p>
      <w:pPr>
        <w:pStyle w:val="15"/>
        <w:numPr>
          <w:ilvl w:val="0"/>
          <w:numId w:val="3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偏差</w:t>
      </w:r>
      <w:r>
        <w:rPr>
          <w:rFonts w:ascii="宋体" w:hAnsi="宋体" w:eastAsia="宋体" w:cs="宋体"/>
        </w:rPr>
        <w:t>管理</w:t>
      </w:r>
    </w:p>
    <w:p>
      <w:pPr>
        <w:pStyle w:val="15"/>
        <w:numPr>
          <w:ilvl w:val="0"/>
          <w:numId w:val="3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培训</w:t>
      </w:r>
      <w:r>
        <w:rPr>
          <w:rFonts w:ascii="宋体" w:hAnsi="宋体" w:eastAsia="宋体" w:cs="宋体"/>
        </w:rPr>
        <w:t>中心</w:t>
      </w:r>
    </w:p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9" o:spid="_x0000_s1026" type="#_x0000_t75" style="height:235.8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5"/>
        <w:ind w:left="0"/>
        <w:rPr>
          <w:rFonts w:ascii="宋体" w:hAnsi="宋体" w:eastAsia="宋体" w:cs="宋体"/>
          <w:sz w:val="36"/>
          <w:szCs w:val="36"/>
        </w:rPr>
      </w:pPr>
    </w:p>
    <w:p>
      <w:pPr>
        <w:pStyle w:val="15"/>
        <w:ind w:left="0"/>
        <w:rPr>
          <w:rFonts w:hint="eastAsia"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z w:val="36"/>
          <w:szCs w:val="36"/>
        </w:rPr>
        <w:t>3</w:t>
      </w:r>
      <w:r>
        <w:rPr>
          <w:rFonts w:hint="eastAsia" w:ascii="宋体" w:hAnsi="宋体" w:eastAsia="宋体" w:cs="宋体"/>
          <w:sz w:val="36"/>
          <w:szCs w:val="36"/>
        </w:rPr>
        <w:t>. 上传功能</w:t>
      </w:r>
      <w:r>
        <w:rPr>
          <w:rFonts w:ascii="宋体" w:hAnsi="宋体" w:eastAsia="宋体" w:cs="宋体"/>
          <w:sz w:val="36"/>
          <w:szCs w:val="36"/>
        </w:rPr>
        <w:t>新增内容</w:t>
      </w:r>
    </w:p>
    <w:p>
      <w:pPr>
        <w:ind w:left="-360" w:firstLine="72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1</w:t>
      </w:r>
      <w:r>
        <w:rPr>
          <w:rFonts w:hint="eastAsia" w:ascii="宋体" w:hAnsi="宋体" w:eastAsia="宋体" w:cs="宋体"/>
        </w:rPr>
        <w:t>） 新增</w:t>
      </w:r>
      <w:r>
        <w:rPr>
          <w:rFonts w:hint="eastAsia" w:ascii="宋体" w:hAnsi="宋体" w:eastAsia="宋体" w:cs="宋体"/>
          <w:u w:val="single"/>
        </w:rPr>
        <w:t>上传CAPA</w:t>
      </w:r>
      <w:r>
        <w:rPr>
          <w:rFonts w:ascii="宋体" w:hAnsi="宋体" w:eastAsia="宋体" w:cs="宋体"/>
          <w:u w:val="single"/>
        </w:rPr>
        <w:t>管理</w:t>
      </w:r>
      <w:r>
        <w:rPr>
          <w:rFonts w:hint="eastAsia" w:ascii="宋体" w:hAnsi="宋体" w:eastAsia="宋体" w:cs="宋体"/>
        </w:rPr>
        <w:t>功能</w:t>
      </w:r>
    </w:p>
    <w:p>
      <w:pPr>
        <w:ind w:left="-360" w:firstLine="72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2</w:t>
      </w:r>
      <w:r>
        <w:rPr>
          <w:rFonts w:hint="eastAsia" w:ascii="宋体" w:hAnsi="宋体" w:eastAsia="宋体" w:cs="宋体"/>
        </w:rPr>
        <w:t>） 新增</w:t>
      </w:r>
      <w:r>
        <w:rPr>
          <w:rFonts w:hint="eastAsia" w:ascii="宋体" w:hAnsi="宋体" w:eastAsia="宋体" w:cs="宋体"/>
          <w:u w:val="single"/>
        </w:rPr>
        <w:t>上传</w:t>
      </w:r>
      <w:r>
        <w:rPr>
          <w:rFonts w:ascii="宋体" w:hAnsi="宋体" w:eastAsia="宋体" w:cs="宋体"/>
          <w:u w:val="single"/>
        </w:rPr>
        <w:t>偏差管理</w:t>
      </w:r>
      <w:r>
        <w:rPr>
          <w:rFonts w:hint="eastAsia" w:ascii="宋体" w:hAnsi="宋体" w:eastAsia="宋体" w:cs="宋体"/>
        </w:rPr>
        <w:t>功能</w:t>
      </w:r>
    </w:p>
    <w:p>
      <w:pPr>
        <w:pStyle w:val="15"/>
        <w:ind w:left="0" w:firstLine="36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3</w:t>
      </w:r>
      <w:r>
        <w:rPr>
          <w:rFonts w:hint="eastAsia" w:ascii="宋体" w:hAnsi="宋体" w:eastAsia="宋体" w:cs="宋体"/>
        </w:rPr>
        <w:t>） 新增</w:t>
      </w:r>
      <w:r>
        <w:rPr>
          <w:rFonts w:hint="eastAsia" w:ascii="宋体" w:hAnsi="宋体" w:eastAsia="宋体" w:cs="宋体"/>
          <w:u w:val="single"/>
        </w:rPr>
        <w:t>上传</w:t>
      </w:r>
      <w:r>
        <w:rPr>
          <w:rFonts w:ascii="宋体" w:hAnsi="宋体" w:eastAsia="宋体" w:cs="宋体"/>
          <w:u w:val="single"/>
        </w:rPr>
        <w:t>教学视频</w:t>
      </w:r>
      <w:r>
        <w:rPr>
          <w:rFonts w:hint="eastAsia" w:ascii="宋体" w:hAnsi="宋体" w:eastAsia="宋体" w:cs="宋体"/>
        </w:rPr>
        <w:t>功能</w:t>
      </w:r>
    </w:p>
    <w:p>
      <w:pPr>
        <w:ind w:left="-360" w:firstLine="720"/>
        <w:rPr>
          <w:rFonts w:hint="eastAsia" w:ascii="宋体" w:hAnsi="宋体" w:eastAsia="宋体" w:cs="宋体"/>
        </w:rPr>
      </w:pPr>
    </w:p>
    <w:p>
      <w:r>
        <w:rPr>
          <w:rFonts w:ascii="Cambria" w:hAnsi="Cambria" w:eastAsia="宋体"/>
          <w:sz w:val="24"/>
          <w:szCs w:val="24"/>
          <w:lang w:val="en-US" w:eastAsia="zh-CN" w:bidi="ar-SA"/>
        </w:rPr>
        <w:pict>
          <v:shape id="图片 1" o:spid="_x0000_s1027" type="#_x0000_t75" style="height:223.6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ins w:id="1" w:author="yangmx" w:date="2015-09-30T10:21:37Z"/>
        </w:rPr>
      </w:pPr>
    </w:p>
    <w:p>
      <w:pPr>
        <w:rPr>
          <w:rFonts w:hint="eastAsia" w:eastAsia="宋体"/>
          <w:lang w:eastAsia="zh-CN"/>
        </w:rPr>
      </w:pPr>
      <w:ins w:id="2" w:author="yangmx" w:date="2015-09-30T10:21:42Z">
        <w:r>
          <w:rPr>
            <w:rFonts w:hint="eastAsia"/>
            <w:lang w:eastAsia="zh-CN"/>
          </w:rPr>
          <w:t>模块</w:t>
        </w:r>
      </w:ins>
      <w:ins w:id="3" w:author="yangmx" w:date="2015-09-30T10:21:43Z">
        <w:r>
          <w:rPr>
            <w:rFonts w:hint="eastAsia"/>
            <w:lang w:eastAsia="zh-CN"/>
          </w:rPr>
          <w:t>名称</w:t>
        </w:r>
      </w:ins>
      <w:ins w:id="4" w:author="yangmx" w:date="2015-09-30T10:21:45Z">
        <w:r>
          <w:rPr>
            <w:rFonts w:hint="eastAsia"/>
            <w:lang w:eastAsia="zh-CN"/>
          </w:rPr>
          <w:t>请</w:t>
        </w:r>
      </w:ins>
      <w:ins w:id="5" w:author="yangmx" w:date="2015-09-30T10:21:46Z">
        <w:r>
          <w:rPr>
            <w:rFonts w:hint="eastAsia"/>
            <w:lang w:eastAsia="zh-CN"/>
          </w:rPr>
          <w:t>改为：</w:t>
        </w:r>
      </w:ins>
      <w:ins w:id="6" w:author="yangmx" w:date="2015-09-30T10:21:48Z">
        <w:r>
          <w:rPr>
            <w:rFonts w:hint="eastAsia"/>
            <w:lang w:eastAsia="zh-CN"/>
          </w:rPr>
          <w:t>“</w:t>
        </w:r>
      </w:ins>
      <w:ins w:id="7" w:author="yangmx" w:date="2015-09-30T10:21:51Z">
        <w:r>
          <w:rPr>
            <w:rFonts w:hint="eastAsia"/>
            <w:lang w:eastAsia="zh-CN"/>
          </w:rPr>
          <w:t>上传</w:t>
        </w:r>
      </w:ins>
      <w:ins w:id="8" w:author="yangmx" w:date="2015-09-30T10:21:52Z">
        <w:r>
          <w:rPr>
            <w:rFonts w:hint="eastAsia"/>
            <w:lang w:val="en-US" w:eastAsia="zh-CN"/>
          </w:rPr>
          <w:t>CAPA</w:t>
        </w:r>
      </w:ins>
      <w:ins w:id="9" w:author="yangmx" w:date="2015-09-30T10:21:48Z">
        <w:r>
          <w:rPr>
            <w:rFonts w:hint="eastAsia"/>
            <w:lang w:eastAsia="zh-CN"/>
          </w:rPr>
          <w:t>”</w:t>
        </w:r>
      </w:ins>
      <w:ins w:id="10" w:author="yangmx" w:date="2015-09-30T10:21:55Z">
        <w:r>
          <w:rPr>
            <w:rFonts w:hint="eastAsia"/>
            <w:lang w:eastAsia="zh-CN"/>
          </w:rPr>
          <w:t>和</w:t>
        </w:r>
      </w:ins>
      <w:ins w:id="11" w:author="yangmx" w:date="2015-09-30T10:21:49Z">
        <w:r>
          <w:rPr>
            <w:rFonts w:hint="eastAsia"/>
            <w:lang w:eastAsia="zh-CN"/>
          </w:rPr>
          <w:t>“</w:t>
        </w:r>
      </w:ins>
      <w:ins w:id="12" w:author="yangmx" w:date="2015-09-30T10:21:57Z">
        <w:r>
          <w:rPr>
            <w:rFonts w:hint="eastAsia"/>
            <w:lang w:eastAsia="zh-CN"/>
          </w:rPr>
          <w:t>上传</w:t>
        </w:r>
      </w:ins>
      <w:ins w:id="13" w:author="yangmx" w:date="2015-09-30T10:21:58Z">
        <w:r>
          <w:rPr>
            <w:rFonts w:hint="eastAsia"/>
            <w:lang w:eastAsia="zh-CN"/>
          </w:rPr>
          <w:t>偏差</w:t>
        </w:r>
      </w:ins>
      <w:ins w:id="14" w:author="yangmx" w:date="2015-09-30T10:21:49Z">
        <w:r>
          <w:rPr>
            <w:rFonts w:hint="eastAsia"/>
            <w:lang w:eastAsia="zh-CN"/>
          </w:rPr>
          <w:t>”</w:t>
        </w:r>
      </w:ins>
    </w:p>
    <w:p>
      <w:pPr>
        <w:pStyle w:val="15"/>
        <w:ind w:left="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z w:val="36"/>
          <w:szCs w:val="36"/>
        </w:rPr>
        <w:t>4</w:t>
      </w:r>
      <w:r>
        <w:rPr>
          <w:rFonts w:hint="eastAsia" w:ascii="宋体" w:hAnsi="宋体" w:eastAsia="宋体" w:cs="宋体"/>
          <w:sz w:val="36"/>
          <w:szCs w:val="36"/>
        </w:rPr>
        <w:t xml:space="preserve">. </w:t>
      </w:r>
      <w:r>
        <w:rPr>
          <w:rFonts w:ascii="宋体" w:hAnsi="宋体" w:eastAsia="宋体" w:cs="宋体"/>
          <w:sz w:val="36"/>
          <w:szCs w:val="36"/>
        </w:rPr>
        <w:t>CAPA管理功能</w:t>
      </w:r>
    </w:p>
    <w:p>
      <w:pPr>
        <w:ind w:left="-360" w:firstLine="36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1</w:t>
      </w:r>
      <w:r>
        <w:rPr>
          <w:rFonts w:hint="eastAsia" w:ascii="宋体" w:hAnsi="宋体" w:eastAsia="宋体" w:cs="宋体"/>
        </w:rPr>
        <w:t>）</w:t>
      </w:r>
      <w:r>
        <w:rPr>
          <w:rFonts w:hint="eastAsia" w:ascii="宋体" w:hAnsi="宋体" w:eastAsia="宋体" w:cs="宋体"/>
          <w:u w:val="single"/>
        </w:rPr>
        <w:t>CAPA</w:t>
      </w:r>
      <w:r>
        <w:rPr>
          <w:rFonts w:ascii="宋体" w:hAnsi="宋体" w:eastAsia="宋体" w:cs="宋体"/>
          <w:u w:val="single"/>
        </w:rPr>
        <w:t>管理</w:t>
      </w:r>
      <w:r>
        <w:rPr>
          <w:rFonts w:hint="eastAsia" w:ascii="宋体" w:hAnsi="宋体" w:eastAsia="宋体" w:cs="宋体"/>
        </w:rPr>
        <w:t>上传功能</w:t>
      </w:r>
    </w:p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4" o:spid="_x0000_s1028" type="#_x0000_t75" style="height:173.95pt;width:447.8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 w:cs="宋体"/>
        </w:rPr>
      </w:pPr>
      <w:r>
        <w:t>如图，</w:t>
      </w:r>
      <w:r>
        <w:rPr>
          <w:rFonts w:hint="eastAsia"/>
        </w:rPr>
        <w:t>上</w:t>
      </w:r>
      <w:r>
        <w:rPr>
          <w:rFonts w:hint="eastAsia" w:ascii="宋体" w:hAnsi="宋体" w:eastAsia="宋体" w:cs="宋体"/>
        </w:rPr>
        <w:t>传CAPA文件包括如下项：</w:t>
      </w:r>
      <w:r>
        <w:rPr>
          <w:rFonts w:ascii="宋体" w:hAnsi="宋体" w:eastAsia="宋体" w:cs="宋体"/>
        </w:rPr>
        <w:t xml:space="preserve"> 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文件名称</w:t>
      </w:r>
    </w:p>
    <w:p>
      <w:r>
        <w:rPr>
          <w:rFonts w:hint="eastAsia"/>
        </w:rPr>
        <w:t>文件</w:t>
      </w:r>
      <w:r>
        <w:t>编号</w:t>
      </w:r>
    </w:p>
    <w:p>
      <w:r>
        <w:t>部门名称</w:t>
      </w:r>
    </w:p>
    <w:p>
      <w:r>
        <w:t>CAPA来源</w:t>
      </w:r>
    </w:p>
    <w:p>
      <w:r>
        <w:t>问题类型</w:t>
      </w:r>
    </w:p>
    <w:p>
      <w:r>
        <w:t>是否闭</w:t>
      </w:r>
      <w:r>
        <w:rPr>
          <w:rFonts w:hint="eastAsia"/>
        </w:rPr>
        <w:t>环</w:t>
      </w:r>
    </w:p>
    <w:p>
      <w:pPr>
        <w:rPr>
          <w:rFonts w:hint="eastAsia"/>
        </w:rPr>
      </w:pPr>
      <w:r>
        <w:rPr>
          <w:rFonts w:hint="eastAsia"/>
        </w:rPr>
        <w:t>关键字</w:t>
      </w:r>
    </w:p>
    <w:p>
      <w:r>
        <w:t>问题</w:t>
      </w:r>
      <w:r>
        <w:rPr>
          <w:rFonts w:hint="eastAsia"/>
        </w:rPr>
        <w:t>简述</w:t>
      </w:r>
    </w:p>
    <w:p>
      <w:pPr>
        <w:rPr>
          <w:rFonts w:hint="eastAsia"/>
        </w:rPr>
      </w:pPr>
      <w:r>
        <w:rPr>
          <w:rFonts w:hint="eastAsia"/>
        </w:rPr>
        <w:t>上</w:t>
      </w:r>
      <w:r>
        <w:rPr>
          <w:rFonts w:hint="eastAsia" w:ascii="宋体" w:hAnsi="宋体" w:eastAsia="宋体" w:cs="宋体"/>
        </w:rPr>
        <w:t>传</w:t>
      </w:r>
      <w:r>
        <w:rPr>
          <w:rFonts w:hint="eastAsia"/>
        </w:rPr>
        <w:t>日期</w:t>
      </w:r>
    </w:p>
    <w:p>
      <w:r>
        <w:t>CAPA</w:t>
      </w:r>
      <w:r>
        <w:rPr>
          <w:rFonts w:hint="eastAsia"/>
        </w:rPr>
        <w:t>文件</w:t>
      </w:r>
      <w:r>
        <w:t xml:space="preserve"> </w:t>
      </w:r>
      <w:r>
        <w:rPr>
          <w:color w:val="FF0000"/>
        </w:rPr>
        <w:t>(</w:t>
      </w:r>
      <w:r>
        <w:rPr>
          <w:rFonts w:hint="eastAsia" w:ascii="宋体" w:hAnsi="宋体" w:eastAsia="宋体" w:cs="宋体"/>
          <w:color w:val="FF0000"/>
        </w:rPr>
        <w:t>仅</w:t>
      </w:r>
      <w:r>
        <w:rPr>
          <w:rFonts w:hint="eastAsia"/>
          <w:color w:val="FF0000"/>
        </w:rPr>
        <w:t>允</w:t>
      </w:r>
      <w:r>
        <w:rPr>
          <w:rFonts w:hint="eastAsia" w:ascii="宋体" w:hAnsi="宋体" w:eastAsia="宋体" w:cs="宋体"/>
          <w:color w:val="FF0000"/>
        </w:rPr>
        <w:t>许</w:t>
      </w:r>
      <w:r>
        <w:rPr>
          <w:rFonts w:hint="eastAsia"/>
          <w:color w:val="FF0000"/>
        </w:rPr>
        <w:t>word</w:t>
      </w:r>
      <w:r>
        <w:rPr>
          <w:color w:val="FF0000"/>
        </w:rPr>
        <w:t>, excel?)</w:t>
      </w:r>
      <w:ins w:id="15" w:author="yangmx" w:date="2015-09-30T10:20:56Z">
        <w:r>
          <w:rPr>
            <w:rFonts w:hint="eastAsia"/>
            <w:color w:val="FF0000"/>
            <w:lang w:eastAsia="zh-CN"/>
          </w:rPr>
          <w:t>（</w:t>
        </w:r>
      </w:ins>
      <w:ins w:id="16" w:author="yangmx" w:date="2015-09-30T10:20:59Z">
        <w:r>
          <w:rPr>
            <w:rFonts w:hint="eastAsia"/>
            <w:color w:val="FF0000"/>
            <w:lang w:eastAsia="zh-CN"/>
          </w:rPr>
          <w:t>仅允许</w:t>
        </w:r>
      </w:ins>
      <w:ins w:id="17" w:author="yangmx" w:date="2015-09-30T10:21:00Z">
        <w:r>
          <w:rPr>
            <w:rFonts w:hint="eastAsia"/>
            <w:color w:val="FF0000"/>
            <w:lang w:val="en-US" w:eastAsia="zh-CN"/>
          </w:rPr>
          <w:t>w</w:t>
        </w:r>
      </w:ins>
      <w:ins w:id="18" w:author="yangmx" w:date="2015-09-30T10:21:02Z">
        <w:r>
          <w:rPr>
            <w:rFonts w:hint="eastAsia"/>
            <w:color w:val="FF0000"/>
            <w:lang w:val="en-US" w:eastAsia="zh-CN"/>
          </w:rPr>
          <w:t>ord</w:t>
        </w:r>
      </w:ins>
      <w:ins w:id="19" w:author="yangmx" w:date="2015-09-30T10:20:56Z">
        <w:r>
          <w:rPr>
            <w:rFonts w:hint="eastAsia"/>
            <w:color w:val="FF0000"/>
            <w:lang w:eastAsia="zh-CN"/>
          </w:rPr>
          <w:t>）</w:t>
        </w:r>
      </w:ins>
    </w:p>
    <w:p>
      <w:pPr>
        <w:ind w:left="-360" w:firstLine="360"/>
        <w:rPr>
          <w:rFonts w:ascii="宋体" w:hAnsi="宋体" w:eastAsia="宋体" w:cs="宋体"/>
        </w:rPr>
      </w:pPr>
    </w:p>
    <w:p>
      <w:pPr>
        <w:ind w:left="-360" w:firstLine="36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2</w:t>
      </w:r>
      <w:r>
        <w:rPr>
          <w:rFonts w:hint="eastAsia" w:ascii="宋体" w:hAnsi="宋体" w:eastAsia="宋体" w:cs="宋体"/>
        </w:rPr>
        <w:t>）</w:t>
      </w:r>
      <w:r>
        <w:rPr>
          <w:rFonts w:hint="eastAsia" w:ascii="宋体" w:hAnsi="宋体" w:eastAsia="宋体" w:cs="宋体"/>
          <w:u w:val="single"/>
        </w:rPr>
        <w:t>CAPA</w:t>
      </w:r>
      <w:r>
        <w:rPr>
          <w:rFonts w:ascii="宋体" w:hAnsi="宋体" w:eastAsia="宋体" w:cs="宋体"/>
          <w:u w:val="single"/>
        </w:rPr>
        <w:t>管理检索</w:t>
      </w:r>
      <w:r>
        <w:rPr>
          <w:rFonts w:hint="eastAsia" w:ascii="宋体" w:hAnsi="宋体" w:eastAsia="宋体" w:cs="宋体"/>
        </w:rPr>
        <w:t>功能</w:t>
      </w:r>
    </w:p>
    <w:p>
      <w:pPr>
        <w:ind w:left="-360" w:firstLine="360"/>
        <w:rPr>
          <w:rFonts w:ascii="宋体" w:hAnsi="宋体" w:eastAsia="宋体" w:cs="宋体"/>
        </w:rPr>
      </w:pP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6" o:spid="_x0000_s1029" type="#_x0000_t75" style="height:76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-360" w:firstLine="36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如图所示，</w:t>
      </w:r>
      <w:r>
        <w:rPr>
          <w:rFonts w:hint="eastAsia" w:ascii="宋体" w:hAnsi="宋体" w:eastAsia="宋体" w:cs="宋体"/>
        </w:rPr>
        <w:t>可</w:t>
      </w:r>
      <w:r>
        <w:rPr>
          <w:rFonts w:ascii="宋体" w:hAnsi="宋体" w:eastAsia="宋体" w:cs="宋体"/>
        </w:rPr>
        <w:t>使用部门名称，CAPA来源，问题类型，</w:t>
      </w:r>
      <w:r>
        <w:rPr>
          <w:rFonts w:hint="eastAsia" w:ascii="宋体" w:hAnsi="宋体" w:eastAsia="宋体" w:cs="宋体"/>
        </w:rPr>
        <w:t>是否</w:t>
      </w:r>
      <w:r>
        <w:rPr>
          <w:rFonts w:ascii="宋体" w:hAnsi="宋体" w:eastAsia="宋体" w:cs="宋体"/>
        </w:rPr>
        <w:t>闭关</w:t>
      </w:r>
      <w:r>
        <w:rPr>
          <w:rFonts w:hint="eastAsia" w:ascii="宋体" w:hAnsi="宋体" w:eastAsia="宋体" w:cs="宋体"/>
        </w:rPr>
        <w:t>进行</w:t>
      </w:r>
      <w:r>
        <w:rPr>
          <w:rFonts w:ascii="宋体" w:hAnsi="宋体" w:eastAsia="宋体" w:cs="宋体"/>
        </w:rPr>
        <w:t>搜索。</w:t>
      </w:r>
    </w:p>
    <w:p>
      <w:pPr>
        <w:ind w:left="-360" w:firstLine="360"/>
        <w:rPr>
          <w:rFonts w:ascii="宋体" w:hAnsi="宋体" w:eastAsia="宋体" w:cs="宋体"/>
        </w:rPr>
      </w:pPr>
    </w:p>
    <w:p>
      <w:pPr>
        <w:ind w:left="-360" w:firstLine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CAPA</w:t>
      </w:r>
      <w:r>
        <w:rPr>
          <w:rFonts w:ascii="宋体" w:hAnsi="宋体" w:eastAsia="宋体" w:cs="宋体"/>
        </w:rPr>
        <w:t>管理的列表展示同</w:t>
      </w:r>
      <w:r>
        <w:rPr>
          <w:rFonts w:hint="eastAsia" w:ascii="宋体" w:hAnsi="宋体" w:eastAsia="宋体" w:cs="宋体"/>
        </w:rPr>
        <w:t>现有</w:t>
      </w:r>
      <w:r>
        <w:rPr>
          <w:rFonts w:ascii="宋体" w:hAnsi="宋体" w:eastAsia="宋体" w:cs="宋体"/>
        </w:rPr>
        <w:t>文件展示列表相同。</w:t>
      </w:r>
    </w:p>
    <w:p>
      <w:pPr>
        <w:ind w:left="-360" w:firstLine="360"/>
        <w:rPr>
          <w:rFonts w:hint="eastAsia" w:ascii="宋体" w:hAnsi="宋体" w:eastAsia="宋体" w:cs="宋体"/>
        </w:rPr>
      </w:pPr>
    </w:p>
    <w:p>
      <w:pPr>
        <w:pStyle w:val="15"/>
        <w:ind w:left="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z w:val="36"/>
          <w:szCs w:val="36"/>
        </w:rPr>
        <w:t>5</w:t>
      </w:r>
      <w:r>
        <w:rPr>
          <w:rFonts w:hint="eastAsia" w:ascii="宋体" w:hAnsi="宋体" w:eastAsia="宋体" w:cs="宋体"/>
          <w:sz w:val="36"/>
          <w:szCs w:val="36"/>
        </w:rPr>
        <w:t xml:space="preserve">. </w:t>
      </w:r>
      <w:r>
        <w:rPr>
          <w:rFonts w:ascii="宋体" w:hAnsi="宋体" w:eastAsia="宋体" w:cs="宋体"/>
          <w:sz w:val="36"/>
          <w:szCs w:val="36"/>
        </w:rPr>
        <w:t>偏差管理功能</w:t>
      </w:r>
    </w:p>
    <w:p>
      <w:pPr>
        <w:pStyle w:val="15"/>
        <w:ind w:left="0"/>
        <w:rPr>
          <w:rFonts w:hint="eastAsia" w:ascii="宋体" w:hAnsi="宋体" w:eastAsia="宋体" w:cs="宋体"/>
        </w:rPr>
      </w:pPr>
    </w:p>
    <w:p>
      <w:pPr>
        <w:ind w:left="-360" w:firstLine="36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1</w:t>
      </w:r>
      <w:r>
        <w:rPr>
          <w:rFonts w:hint="eastAsia" w:ascii="宋体" w:hAnsi="宋体" w:eastAsia="宋体" w:cs="宋体"/>
        </w:rPr>
        <w:t>）</w:t>
      </w:r>
      <w:r>
        <w:rPr>
          <w:rFonts w:ascii="宋体" w:hAnsi="宋体" w:eastAsia="宋体" w:cs="宋体"/>
          <w:u w:val="single"/>
        </w:rPr>
        <w:t>偏差管理</w:t>
      </w:r>
      <w:r>
        <w:rPr>
          <w:rFonts w:hint="eastAsia" w:ascii="宋体" w:hAnsi="宋体" w:eastAsia="宋体" w:cs="宋体"/>
        </w:rPr>
        <w:t>上传功能</w:t>
      </w:r>
    </w:p>
    <w:p>
      <w:pPr>
        <w:ind w:left="-360" w:firstLine="360"/>
        <w:rPr>
          <w:rFonts w:ascii="宋体" w:hAnsi="宋体" w:eastAsia="宋体" w:cs="宋体"/>
        </w:rPr>
      </w:pP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8" o:spid="_x0000_s1030" type="#_x0000_t75" style="height:182.35pt;width:41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-360" w:firstLine="36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如图，</w:t>
      </w:r>
      <w:r>
        <w:rPr>
          <w:rFonts w:hint="eastAsia" w:ascii="宋体" w:hAnsi="宋体" w:eastAsia="宋体" w:cs="宋体"/>
        </w:rPr>
        <w:t>上传</w:t>
      </w:r>
      <w:r>
        <w:rPr>
          <w:rFonts w:ascii="宋体" w:hAnsi="宋体" w:eastAsia="宋体" w:cs="宋体"/>
        </w:rPr>
        <w:t>偏差管理包括如下</w:t>
      </w:r>
      <w:r>
        <w:rPr>
          <w:rFonts w:hint="eastAsia" w:ascii="宋体" w:hAnsi="宋体" w:eastAsia="宋体" w:cs="宋体"/>
        </w:rPr>
        <w:t>内容</w:t>
      </w:r>
      <w:r>
        <w:rPr>
          <w:rFonts w:ascii="宋体" w:hAnsi="宋体" w:eastAsia="宋体" w:cs="宋体"/>
        </w:rPr>
        <w:t>：</w:t>
      </w:r>
    </w:p>
    <w:p>
      <w:pPr>
        <w:ind w:left="-360" w:firstLine="36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文件名称</w:t>
      </w:r>
    </w:p>
    <w:p>
      <w:pPr>
        <w:ind w:left="-360" w:firstLine="36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文件编号</w:t>
      </w:r>
    </w:p>
    <w:p>
      <w:pPr>
        <w:ind w:left="-360" w:firstLine="36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部门名称</w:t>
      </w:r>
    </w:p>
    <w:p>
      <w:pPr>
        <w:ind w:left="-360" w:firstLine="36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问题类型</w:t>
      </w:r>
    </w:p>
    <w:p>
      <w:pPr>
        <w:ind w:left="-360" w:firstLine="36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是否</w:t>
      </w:r>
      <w:r>
        <w:rPr>
          <w:rFonts w:ascii="宋体" w:hAnsi="宋体" w:eastAsia="宋体" w:cs="宋体"/>
        </w:rPr>
        <w:t>闭关</w:t>
      </w:r>
    </w:p>
    <w:p>
      <w:pPr>
        <w:ind w:left="-360" w:firstLine="36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关键字</w:t>
      </w:r>
    </w:p>
    <w:p>
      <w:r>
        <w:t>问题</w:t>
      </w:r>
      <w:r>
        <w:rPr>
          <w:rFonts w:hint="eastAsia"/>
        </w:rPr>
        <w:t>简述</w:t>
      </w:r>
    </w:p>
    <w:p>
      <w:pPr>
        <w:rPr>
          <w:rFonts w:hint="eastAsia"/>
        </w:rPr>
      </w:pPr>
      <w:r>
        <w:rPr>
          <w:rFonts w:hint="eastAsia"/>
        </w:rPr>
        <w:t>上</w:t>
      </w:r>
      <w:r>
        <w:rPr>
          <w:rFonts w:hint="eastAsia" w:ascii="宋体" w:hAnsi="宋体" w:eastAsia="宋体" w:cs="宋体"/>
        </w:rPr>
        <w:t>传</w:t>
      </w:r>
      <w:r>
        <w:rPr>
          <w:rFonts w:hint="eastAsia"/>
        </w:rPr>
        <w:t>日期</w:t>
      </w:r>
    </w:p>
    <w:p>
      <w:r>
        <w:rPr>
          <w:rFonts w:hint="eastAsia"/>
        </w:rPr>
        <w:t>偏差文件</w:t>
      </w:r>
      <w:r>
        <w:t xml:space="preserve"> </w:t>
      </w:r>
      <w:r>
        <w:rPr>
          <w:color w:val="FF0000"/>
        </w:rPr>
        <w:t>(</w:t>
      </w:r>
      <w:r>
        <w:rPr>
          <w:rFonts w:hint="eastAsia" w:ascii="宋体" w:hAnsi="宋体" w:eastAsia="宋体" w:cs="宋体"/>
          <w:color w:val="FF0000"/>
        </w:rPr>
        <w:t>仅</w:t>
      </w:r>
      <w:r>
        <w:rPr>
          <w:rFonts w:hint="eastAsia"/>
          <w:color w:val="FF0000"/>
        </w:rPr>
        <w:t>允</w:t>
      </w:r>
      <w:r>
        <w:rPr>
          <w:rFonts w:hint="eastAsia" w:ascii="宋体" w:hAnsi="宋体" w:eastAsia="宋体" w:cs="宋体"/>
          <w:color w:val="FF0000"/>
        </w:rPr>
        <w:t>许</w:t>
      </w:r>
      <w:r>
        <w:rPr>
          <w:rFonts w:hint="eastAsia"/>
          <w:color w:val="FF0000"/>
        </w:rPr>
        <w:t>word</w:t>
      </w:r>
      <w:r>
        <w:rPr>
          <w:color w:val="FF0000"/>
        </w:rPr>
        <w:t>, excel?)</w:t>
      </w:r>
      <w:ins w:id="20" w:author="yangmx" w:date="2015-09-30T10:22:26Z">
        <w:r>
          <w:rPr>
            <w:rFonts w:hint="eastAsia"/>
            <w:color w:val="FF0000"/>
            <w:lang w:eastAsia="zh-CN"/>
          </w:rPr>
          <w:t>（</w:t>
        </w:r>
      </w:ins>
      <w:ins w:id="21" w:author="yangmx" w:date="2015-09-30T10:22:27Z">
        <w:r>
          <w:rPr>
            <w:rFonts w:hint="eastAsia" w:ascii="宋体" w:hAnsi="宋体" w:eastAsia="宋体" w:cs="宋体"/>
            <w:color w:val="FF0000"/>
          </w:rPr>
          <w:t>仅</w:t>
        </w:r>
      </w:ins>
      <w:ins w:id="22" w:author="yangmx" w:date="2015-09-30T10:22:27Z">
        <w:r>
          <w:rPr>
            <w:rFonts w:hint="eastAsia"/>
            <w:color w:val="FF0000"/>
          </w:rPr>
          <w:t>允</w:t>
        </w:r>
      </w:ins>
      <w:ins w:id="23" w:author="yangmx" w:date="2015-09-30T10:22:27Z">
        <w:r>
          <w:rPr>
            <w:rFonts w:hint="eastAsia" w:ascii="宋体" w:hAnsi="宋体" w:eastAsia="宋体" w:cs="宋体"/>
            <w:color w:val="FF0000"/>
          </w:rPr>
          <w:t>许</w:t>
        </w:r>
      </w:ins>
      <w:ins w:id="24" w:author="yangmx" w:date="2015-09-30T10:22:27Z">
        <w:r>
          <w:rPr>
            <w:rFonts w:hint="eastAsia"/>
            <w:color w:val="FF0000"/>
          </w:rPr>
          <w:t>word</w:t>
        </w:r>
      </w:ins>
      <w:ins w:id="25" w:author="yangmx" w:date="2015-09-30T10:22:26Z">
        <w:r>
          <w:rPr>
            <w:rFonts w:hint="eastAsia"/>
            <w:color w:val="FF0000"/>
            <w:lang w:eastAsia="zh-CN"/>
          </w:rPr>
          <w:t>）</w:t>
        </w:r>
      </w:ins>
    </w:p>
    <w:p>
      <w:pPr>
        <w:ind w:left="-360" w:firstLine="360"/>
        <w:rPr>
          <w:rFonts w:hint="eastAsia" w:ascii="宋体" w:hAnsi="宋体" w:eastAsia="宋体" w:cs="宋体"/>
        </w:rPr>
      </w:pPr>
    </w:p>
    <w:p>
      <w:pPr>
        <w:ind w:left="-360" w:firstLine="360"/>
        <w:rPr>
          <w:rFonts w:hint="eastAsia" w:ascii="宋体" w:hAnsi="宋体" w:eastAsia="宋体" w:cs="宋体"/>
        </w:rPr>
      </w:pPr>
      <w:r>
        <w:rPr>
          <w:rFonts w:ascii="宋体" w:hAnsi="宋体" w:eastAsia="宋体" w:cs="宋体"/>
        </w:rPr>
        <w:t>2</w:t>
      </w:r>
      <w:r>
        <w:rPr>
          <w:rFonts w:hint="eastAsia" w:ascii="宋体" w:hAnsi="宋体" w:eastAsia="宋体" w:cs="宋体"/>
        </w:rPr>
        <w:t>）</w:t>
      </w:r>
      <w:r>
        <w:rPr>
          <w:rFonts w:ascii="宋体" w:hAnsi="宋体" w:eastAsia="宋体" w:cs="宋体"/>
          <w:u w:val="single"/>
        </w:rPr>
        <w:t>偏差管理检索</w:t>
      </w:r>
      <w:r>
        <w:rPr>
          <w:rFonts w:hint="eastAsia" w:ascii="宋体" w:hAnsi="宋体" w:eastAsia="宋体" w:cs="宋体"/>
        </w:rPr>
        <w:t>功能</w:t>
      </w:r>
    </w:p>
    <w:p>
      <w:pPr>
        <w:ind w:left="-360" w:firstLine="360"/>
        <w:rPr>
          <w:rFonts w:ascii="宋体" w:hAnsi="宋体" w:eastAsia="宋体" w:cs="宋体"/>
        </w:rPr>
      </w:pP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7" o:spid="_x0000_s1031" type="#_x0000_t75" style="height:68.6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-360" w:firstLine="36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如图所示，</w:t>
      </w:r>
      <w:r>
        <w:rPr>
          <w:rFonts w:hint="eastAsia" w:ascii="宋体" w:hAnsi="宋体" w:eastAsia="宋体" w:cs="宋体"/>
        </w:rPr>
        <w:t>可</w:t>
      </w:r>
      <w:r>
        <w:rPr>
          <w:rFonts w:ascii="宋体" w:hAnsi="宋体" w:eastAsia="宋体" w:cs="宋体"/>
        </w:rPr>
        <w:t>使用部门名称，问题类型，</w:t>
      </w:r>
      <w:r>
        <w:rPr>
          <w:rFonts w:hint="eastAsia" w:ascii="宋体" w:hAnsi="宋体" w:eastAsia="宋体" w:cs="宋体"/>
        </w:rPr>
        <w:t>是否</w:t>
      </w:r>
      <w:r>
        <w:rPr>
          <w:rFonts w:ascii="宋体" w:hAnsi="宋体" w:eastAsia="宋体" w:cs="宋体"/>
        </w:rPr>
        <w:t>闭关</w:t>
      </w:r>
      <w:r>
        <w:rPr>
          <w:rFonts w:hint="eastAsia" w:ascii="宋体" w:hAnsi="宋体" w:eastAsia="宋体" w:cs="宋体"/>
        </w:rPr>
        <w:t>进行</w:t>
      </w:r>
      <w:r>
        <w:rPr>
          <w:rFonts w:ascii="宋体" w:hAnsi="宋体" w:eastAsia="宋体" w:cs="宋体"/>
        </w:rPr>
        <w:t>搜索。</w:t>
      </w:r>
    </w:p>
    <w:p>
      <w:pPr>
        <w:ind w:left="-360" w:firstLine="360"/>
        <w:rPr>
          <w:rFonts w:ascii="宋体" w:hAnsi="宋体" w:eastAsia="宋体" w:cs="宋体"/>
        </w:rPr>
      </w:pPr>
      <w:bookmarkStart w:id="0" w:name="_GoBack"/>
      <w:bookmarkEnd w:id="0"/>
    </w:p>
    <w:p>
      <w:pPr>
        <w:ind w:left="-360" w:firstLine="36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偏差</w:t>
      </w:r>
      <w:r>
        <w:rPr>
          <w:rFonts w:ascii="宋体" w:hAnsi="宋体" w:eastAsia="宋体" w:cs="宋体"/>
        </w:rPr>
        <w:t>管理的列表展示同</w:t>
      </w:r>
      <w:r>
        <w:rPr>
          <w:rFonts w:hint="eastAsia" w:ascii="宋体" w:hAnsi="宋体" w:eastAsia="宋体" w:cs="宋体"/>
        </w:rPr>
        <w:t>现有</w:t>
      </w:r>
      <w:r>
        <w:rPr>
          <w:rFonts w:ascii="宋体" w:hAnsi="宋体" w:eastAsia="宋体" w:cs="宋体"/>
        </w:rPr>
        <w:t>文件展示列表相同。</w:t>
      </w:r>
    </w:p>
    <w:p/>
    <w:p>
      <w:pPr>
        <w:rPr>
          <w:color w:val="E06A09"/>
        </w:rPr>
      </w:pPr>
    </w:p>
    <w:p>
      <w:pPr>
        <w:pStyle w:val="15"/>
        <w:ind w:left="0"/>
        <w:rPr>
          <w:rFonts w:hint="eastAsia"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z w:val="36"/>
          <w:szCs w:val="36"/>
        </w:rPr>
        <w:t>5</w:t>
      </w:r>
      <w:r>
        <w:rPr>
          <w:rFonts w:hint="eastAsia" w:ascii="宋体" w:hAnsi="宋体" w:eastAsia="宋体" w:cs="宋体"/>
          <w:sz w:val="36"/>
          <w:szCs w:val="36"/>
        </w:rPr>
        <w:t xml:space="preserve">. </w:t>
      </w:r>
      <w:r>
        <w:rPr>
          <w:rFonts w:ascii="宋体" w:hAnsi="宋体" w:eastAsia="宋体" w:cs="宋体"/>
          <w:sz w:val="36"/>
          <w:szCs w:val="36"/>
        </w:rPr>
        <w:t>培训中心功能</w:t>
      </w:r>
    </w:p>
    <w:p/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1）</w:t>
      </w:r>
      <w:r>
        <w:rPr>
          <w:rFonts w:ascii="宋体" w:hAnsi="宋体" w:eastAsia="宋体" w:cs="宋体"/>
        </w:rPr>
        <w:t>培训中心下新增一项教学视频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2）</w:t>
      </w:r>
      <w:r>
        <w:rPr>
          <w:rFonts w:ascii="宋体" w:hAnsi="宋体" w:eastAsia="宋体" w:cs="宋体"/>
        </w:rPr>
        <w:t>视频</w:t>
      </w:r>
      <w:r>
        <w:rPr>
          <w:rFonts w:hint="eastAsia" w:ascii="宋体" w:hAnsi="宋体" w:eastAsia="宋体" w:cs="宋体"/>
        </w:rPr>
        <w:t>列表</w:t>
      </w:r>
      <w:r>
        <w:rPr>
          <w:rFonts w:ascii="宋体" w:hAnsi="宋体" w:eastAsia="宋体" w:cs="宋体"/>
        </w:rPr>
        <w:t>展示，</w:t>
      </w:r>
      <w:r>
        <w:rPr>
          <w:rFonts w:hint="eastAsia" w:ascii="宋体" w:hAnsi="宋体" w:eastAsia="宋体" w:cs="宋体"/>
        </w:rPr>
        <w:t>如下图</w:t>
      </w:r>
    </w:p>
    <w:p>
      <w:pPr>
        <w:rPr>
          <w:rFonts w:hint="eastAsia" w:ascii="宋体" w:hAnsi="宋体" w:eastAsia="宋体" w:cs="宋体"/>
        </w:rPr>
      </w:pP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Picture 3" o:spid="_x0000_s1032" type="#_x0000_t75" style="height:180.5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3）视频</w:t>
      </w:r>
      <w:r>
        <w:rPr>
          <w:rFonts w:ascii="宋体" w:hAnsi="宋体" w:eastAsia="宋体" w:cs="宋体"/>
        </w:rPr>
        <w:t>上传</w:t>
      </w:r>
    </w:p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图片 10" o:spid="_x0000_s1033" type="#_x0000_t75" style="height:153.2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如图，</w:t>
      </w:r>
      <w:r>
        <w:rPr>
          <w:rFonts w:hint="eastAsia"/>
        </w:rPr>
        <w:t>上</w:t>
      </w:r>
      <w:r>
        <w:rPr>
          <w:rFonts w:hint="eastAsia" w:ascii="宋体" w:hAnsi="宋体" w:eastAsia="宋体" w:cs="宋体"/>
        </w:rPr>
        <w:t>传视频</w:t>
      </w:r>
      <w:r>
        <w:rPr>
          <w:rFonts w:hint="eastAsia"/>
        </w:rPr>
        <w:t>包括如下</w:t>
      </w:r>
      <w:r>
        <w:rPr>
          <w:rFonts w:hint="eastAsia" w:ascii="宋体" w:hAnsi="宋体" w:eastAsia="宋体" w:cs="宋体"/>
        </w:rPr>
        <w:t>项</w:t>
      </w:r>
      <w:r>
        <w:rPr>
          <w:rFonts w:hint="eastAsia"/>
        </w:rPr>
        <w:t>：</w:t>
      </w:r>
      <w:r>
        <w:t xml:space="preserve"> </w:t>
      </w:r>
    </w:p>
    <w:p>
      <w:r>
        <w:rPr>
          <w:rFonts w:hint="eastAsia" w:ascii="宋体" w:hAnsi="宋体" w:eastAsia="宋体" w:cs="宋体"/>
        </w:rPr>
        <w:t>视频</w:t>
      </w:r>
      <w:r>
        <w:rPr>
          <w:rFonts w:hint="eastAsia"/>
        </w:rPr>
        <w:t>名称</w:t>
      </w:r>
    </w:p>
    <w:p>
      <w:r>
        <w:t>编制</w:t>
      </w:r>
      <w:r>
        <w:rPr>
          <w:rFonts w:hint="eastAsia"/>
        </w:rPr>
        <w:t>部</w:t>
      </w:r>
      <w:r>
        <w:rPr>
          <w:rFonts w:hint="eastAsia" w:ascii="宋体" w:hAnsi="宋体" w:eastAsia="宋体" w:cs="宋体"/>
        </w:rPr>
        <w:t>门</w:t>
      </w:r>
    </w:p>
    <w:p>
      <w:r>
        <w:rPr>
          <w:rFonts w:hint="eastAsia" w:ascii="宋体" w:hAnsi="宋体" w:eastAsia="宋体" w:cs="宋体"/>
        </w:rPr>
        <w:t>视频简</w:t>
      </w:r>
      <w:r>
        <w:rPr>
          <w:rFonts w:hint="eastAsia"/>
        </w:rPr>
        <w:t>介</w:t>
      </w:r>
    </w:p>
    <w:p>
      <w:pPr>
        <w:rPr>
          <w:rFonts w:hint="eastAsia"/>
        </w:rPr>
      </w:pPr>
      <w:r>
        <w:rPr>
          <w:rFonts w:hint="eastAsia"/>
        </w:rPr>
        <w:t>上</w:t>
      </w:r>
      <w:r>
        <w:rPr>
          <w:rFonts w:hint="eastAsia" w:ascii="宋体" w:hAnsi="宋体" w:eastAsia="宋体" w:cs="宋体"/>
        </w:rPr>
        <w:t>传</w:t>
      </w:r>
      <w:r>
        <w:rPr>
          <w:rFonts w:hint="eastAsia"/>
        </w:rPr>
        <w:t>日期</w:t>
      </w:r>
    </w:p>
    <w:p>
      <w:pPr>
        <w:rPr>
          <w:rFonts w:hint="eastAsia"/>
        </w:rPr>
      </w:pPr>
      <w:r>
        <w:rPr>
          <w:rFonts w:hint="eastAsia"/>
        </w:rPr>
        <w:t>缩略图</w:t>
      </w:r>
    </w:p>
    <w:p>
      <w:r>
        <w:rPr>
          <w:rFonts w:hint="eastAsia" w:ascii="宋体" w:hAnsi="宋体" w:eastAsia="宋体" w:cs="宋体"/>
        </w:rPr>
        <w:t>视频</w:t>
      </w:r>
      <w:r>
        <w:rPr>
          <w:rFonts w:hint="eastAsia"/>
        </w:rPr>
        <w:t>文件（上</w:t>
      </w:r>
      <w:r>
        <w:rPr>
          <w:rFonts w:hint="eastAsia" w:ascii="宋体" w:hAnsi="宋体" w:eastAsia="宋体" w:cs="宋体"/>
        </w:rPr>
        <w:t>传</w:t>
      </w:r>
      <w:r>
        <w:rPr>
          <w:rFonts w:hint="eastAsia"/>
        </w:rPr>
        <w:t>文件路径）</w:t>
      </w:r>
    </w:p>
    <w:p>
      <w:pPr>
        <w:rPr>
          <w:color w:val="E06A09"/>
        </w:rPr>
      </w:pPr>
      <w:r>
        <w:rPr>
          <w:rFonts w:hint="eastAsia"/>
          <w:color w:val="E06A09"/>
        </w:rPr>
        <w:t>允</w:t>
      </w:r>
      <w:r>
        <w:rPr>
          <w:rFonts w:hint="eastAsia" w:ascii="宋体" w:hAnsi="宋体" w:eastAsia="宋体" w:cs="宋体"/>
          <w:color w:val="E06A09"/>
        </w:rPr>
        <w:t>许</w:t>
      </w:r>
      <w:r>
        <w:rPr>
          <w:rFonts w:hint="eastAsia"/>
          <w:color w:val="E06A09"/>
        </w:rPr>
        <w:t>上</w:t>
      </w:r>
      <w:r>
        <w:rPr>
          <w:rFonts w:hint="eastAsia" w:ascii="宋体" w:hAnsi="宋体" w:eastAsia="宋体" w:cs="宋体"/>
          <w:color w:val="E06A09"/>
        </w:rPr>
        <w:t>传</w:t>
      </w:r>
      <w:r>
        <w:rPr>
          <w:rFonts w:hint="eastAsia"/>
          <w:color w:val="E06A09"/>
        </w:rPr>
        <w:t>的</w:t>
      </w:r>
      <w:r>
        <w:rPr>
          <w:rFonts w:hint="eastAsia" w:ascii="宋体" w:hAnsi="宋体" w:eastAsia="宋体" w:cs="宋体"/>
          <w:color w:val="E06A09"/>
        </w:rPr>
        <w:t>视频类</w:t>
      </w:r>
      <w:r>
        <w:rPr>
          <w:rFonts w:hint="eastAsia"/>
          <w:color w:val="E06A09"/>
        </w:rPr>
        <w:t>型</w:t>
      </w:r>
      <w:r>
        <w:rPr>
          <w:color w:val="E06A09"/>
        </w:rPr>
        <w:t>, .mp4/.flv</w:t>
      </w:r>
    </w:p>
    <w:p>
      <w:pPr>
        <w:rPr>
          <w:rFonts w:hint="eastAsia" w:ascii="宋体" w:hAnsi="宋体" w:eastAsia="宋体" w:cs="宋体"/>
        </w:rPr>
      </w:pPr>
    </w:p>
    <w:sectPr>
      <w:pgSz w:w="11900" w:h="16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auto"/>
    <w:pitch w:val="default"/>
    <w:sig w:usb0="A00002EF" w:usb1="4000207B" w:usb2="00000000" w:usb3="00000000" w:csb0="2000009F" w:csb1="00000000"/>
  </w:font>
  <w:font w:name="Heiti SC Light">
    <w:altName w:val="Arial Unicode MS"/>
    <w:panose1 w:val="02000000000000000000"/>
    <w:charset w:val="50"/>
    <w:family w:val="auto"/>
    <w:pitch w:val="default"/>
    <w:sig w:usb0="8000002F" w:usb1="080E004A" w:usb2="00000010" w:usb3="00000000" w:csb0="003E0000" w:csb1="00000000"/>
  </w:font>
  <w:font w:name="Arial Unicode MS">
    <w:panose1 w:val="020B0604020202020204"/>
    <w:charset w:val="00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78092982">
    <w:nsid w:val="404264B6"/>
    <w:multiLevelType w:val="multilevel"/>
    <w:tmpl w:val="404264B6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88518531">
    <w:nsid w:val="46D75A83"/>
    <w:multiLevelType w:val="multilevel"/>
    <w:tmpl w:val="46D75A83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29457171">
    <w:nsid w:val="67156C13"/>
    <w:multiLevelType w:val="multilevel"/>
    <w:tmpl w:val="67156C13"/>
    <w:lvl w:ilvl="0" w:tentative="1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88518531"/>
  </w:num>
  <w:num w:numId="2">
    <w:abstractNumId w:val="1729457171"/>
  </w:num>
  <w:num w:numId="3">
    <w:abstractNumId w:val="107809298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1"/>
  <w:bordersDoNotSurroundFooter w:val="1"/>
  <w:trackRevisions w:val="1"/>
  <w:documentProtection w:enforcement="0"/>
  <w:defaultTabStop w:val="720"/>
  <w:displayHorizontalDrawingGridEvery w:val="1"/>
  <w:displayVerticalDrawingGridEvery w:val="1"/>
  <w:characterSpacingControl w:val="doNotCompress"/>
  <w:compat>
    <w:spaceForUL/>
    <w:doNotLeaveBackslashAlone/>
    <w:ulTrailSpac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74189A"/>
    <w:rsid w:val="00016216"/>
    <w:rsid w:val="00020DC5"/>
    <w:rsid w:val="00022390"/>
    <w:rsid w:val="00024808"/>
    <w:rsid w:val="000735C5"/>
    <w:rsid w:val="0008101C"/>
    <w:rsid w:val="00092F43"/>
    <w:rsid w:val="000A1015"/>
    <w:rsid w:val="000B0CA0"/>
    <w:rsid w:val="000C0D38"/>
    <w:rsid w:val="000E6C93"/>
    <w:rsid w:val="00106E07"/>
    <w:rsid w:val="001313BF"/>
    <w:rsid w:val="00141EA1"/>
    <w:rsid w:val="001848A8"/>
    <w:rsid w:val="0018576D"/>
    <w:rsid w:val="001860D3"/>
    <w:rsid w:val="001A106E"/>
    <w:rsid w:val="001D2D37"/>
    <w:rsid w:val="001D68DF"/>
    <w:rsid w:val="00205EFB"/>
    <w:rsid w:val="00247E43"/>
    <w:rsid w:val="00277EB0"/>
    <w:rsid w:val="0028495A"/>
    <w:rsid w:val="002857D7"/>
    <w:rsid w:val="00293579"/>
    <w:rsid w:val="002A0A74"/>
    <w:rsid w:val="002A17FC"/>
    <w:rsid w:val="002A6243"/>
    <w:rsid w:val="002C6AA2"/>
    <w:rsid w:val="002D1A93"/>
    <w:rsid w:val="002D1E84"/>
    <w:rsid w:val="002D2CEB"/>
    <w:rsid w:val="00304E49"/>
    <w:rsid w:val="00334EA3"/>
    <w:rsid w:val="00345B27"/>
    <w:rsid w:val="0037466D"/>
    <w:rsid w:val="00383D34"/>
    <w:rsid w:val="0039376F"/>
    <w:rsid w:val="003E7F0C"/>
    <w:rsid w:val="003F6F65"/>
    <w:rsid w:val="004116DC"/>
    <w:rsid w:val="00413A07"/>
    <w:rsid w:val="00415037"/>
    <w:rsid w:val="004204A3"/>
    <w:rsid w:val="00432332"/>
    <w:rsid w:val="00444F90"/>
    <w:rsid w:val="00450211"/>
    <w:rsid w:val="00472221"/>
    <w:rsid w:val="00473817"/>
    <w:rsid w:val="00483E42"/>
    <w:rsid w:val="004A7F2B"/>
    <w:rsid w:val="004B3CB3"/>
    <w:rsid w:val="004C37DA"/>
    <w:rsid w:val="00506F72"/>
    <w:rsid w:val="00507843"/>
    <w:rsid w:val="005935CF"/>
    <w:rsid w:val="00624FBF"/>
    <w:rsid w:val="0062505A"/>
    <w:rsid w:val="00644B49"/>
    <w:rsid w:val="00654B8A"/>
    <w:rsid w:val="006766D2"/>
    <w:rsid w:val="006875F4"/>
    <w:rsid w:val="00691C3F"/>
    <w:rsid w:val="006E565E"/>
    <w:rsid w:val="00700150"/>
    <w:rsid w:val="00701785"/>
    <w:rsid w:val="00720392"/>
    <w:rsid w:val="00741884"/>
    <w:rsid w:val="0074189A"/>
    <w:rsid w:val="007626B2"/>
    <w:rsid w:val="007B1F2D"/>
    <w:rsid w:val="007C7705"/>
    <w:rsid w:val="007F1B3E"/>
    <w:rsid w:val="008104DE"/>
    <w:rsid w:val="00856337"/>
    <w:rsid w:val="008614BA"/>
    <w:rsid w:val="008805D2"/>
    <w:rsid w:val="008B4808"/>
    <w:rsid w:val="0091783D"/>
    <w:rsid w:val="00954D4B"/>
    <w:rsid w:val="00973F09"/>
    <w:rsid w:val="00976337"/>
    <w:rsid w:val="00983348"/>
    <w:rsid w:val="009A1D0F"/>
    <w:rsid w:val="009B1AA3"/>
    <w:rsid w:val="009B40D3"/>
    <w:rsid w:val="00A00D7F"/>
    <w:rsid w:val="00A1247C"/>
    <w:rsid w:val="00A64CC1"/>
    <w:rsid w:val="00A9238E"/>
    <w:rsid w:val="00AE5358"/>
    <w:rsid w:val="00AF7AB1"/>
    <w:rsid w:val="00B329E1"/>
    <w:rsid w:val="00B56267"/>
    <w:rsid w:val="00B7356E"/>
    <w:rsid w:val="00B95234"/>
    <w:rsid w:val="00B95799"/>
    <w:rsid w:val="00BA0D86"/>
    <w:rsid w:val="00BA2465"/>
    <w:rsid w:val="00BD458F"/>
    <w:rsid w:val="00BE262E"/>
    <w:rsid w:val="00BF396E"/>
    <w:rsid w:val="00C06700"/>
    <w:rsid w:val="00C10506"/>
    <w:rsid w:val="00C13E20"/>
    <w:rsid w:val="00C17791"/>
    <w:rsid w:val="00C6423B"/>
    <w:rsid w:val="00C670D8"/>
    <w:rsid w:val="00C67EDC"/>
    <w:rsid w:val="00CA2193"/>
    <w:rsid w:val="00CB2387"/>
    <w:rsid w:val="00D03D8B"/>
    <w:rsid w:val="00D634DD"/>
    <w:rsid w:val="00D63635"/>
    <w:rsid w:val="00D775F9"/>
    <w:rsid w:val="00D96772"/>
    <w:rsid w:val="00DC2D70"/>
    <w:rsid w:val="00DD1BED"/>
    <w:rsid w:val="00E12C00"/>
    <w:rsid w:val="00E1349F"/>
    <w:rsid w:val="00E22CAD"/>
    <w:rsid w:val="00E263F6"/>
    <w:rsid w:val="00E4647A"/>
    <w:rsid w:val="00EC04CC"/>
    <w:rsid w:val="00EC2100"/>
    <w:rsid w:val="00EC2338"/>
    <w:rsid w:val="00EC7FDB"/>
    <w:rsid w:val="00EE7506"/>
    <w:rsid w:val="00F13F98"/>
    <w:rsid w:val="00F915C4"/>
    <w:rsid w:val="00F92BAF"/>
    <w:rsid w:val="00FA3E5C"/>
    <w:rsid w:val="00FA5DEC"/>
    <w:rsid w:val="00FB2FE8"/>
    <w:rsid w:val="00FC55BF"/>
    <w:rsid w:val="00FC76B4"/>
    <w:rsid w:val="00FD15B1"/>
    <w:rsid w:val="00FD77D5"/>
    <w:rsid w:val="00FE358B"/>
    <w:rsid w:val="4B385038"/>
  </w:rsids>
  <w:doNotAutoCompressPictures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mbria" w:hAnsi="Cambria" w:eastAsia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/>
      <w:outlineLvl w:val="0"/>
    </w:pPr>
    <w:rPr>
      <w:rFonts w:ascii="Calibri" w:hAnsi="Calibri" w:eastAsia="宋体"/>
      <w:b/>
      <w:bCs/>
      <w:color w:val="335988"/>
      <w:sz w:val="32"/>
      <w:szCs w:val="32"/>
    </w:rPr>
  </w:style>
  <w:style w:type="character" w:default="1" w:styleId="13">
    <w:name w:val="Default Paragraph Font"/>
    <w:unhideWhenUsed/>
    <w:uiPriority w:val="1"/>
  </w:style>
  <w:style w:type="table" w:default="1" w:styleId="14">
    <w:name w:val="Normal Table"/>
    <w:unhideWhenUsed/>
    <w:uiPriority w:val="99"/>
    <w:tblPr>
      <w:tblStyle w:val="14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3">
    <w:name w:val="toc 7"/>
    <w:basedOn w:val="1"/>
    <w:next w:val="1"/>
    <w:unhideWhenUsed/>
    <w:uiPriority w:val="39"/>
    <w:rPr>
      <w:sz w:val="22"/>
      <w:szCs w:val="22"/>
    </w:rPr>
  </w:style>
  <w:style w:type="paragraph" w:styleId="4">
    <w:name w:val="toc 5"/>
    <w:basedOn w:val="1"/>
    <w:next w:val="1"/>
    <w:unhideWhenUsed/>
    <w:uiPriority w:val="39"/>
    <w:rPr>
      <w:sz w:val="22"/>
      <w:szCs w:val="22"/>
    </w:rPr>
  </w:style>
  <w:style w:type="paragraph" w:styleId="5">
    <w:name w:val="toc 3"/>
    <w:basedOn w:val="1"/>
    <w:next w:val="1"/>
    <w:unhideWhenUsed/>
    <w:uiPriority w:val="39"/>
    <w:rPr>
      <w:smallCaps/>
      <w:sz w:val="22"/>
      <w:szCs w:val="22"/>
    </w:rPr>
  </w:style>
  <w:style w:type="paragraph" w:styleId="6">
    <w:name w:val="toc 8"/>
    <w:basedOn w:val="1"/>
    <w:next w:val="1"/>
    <w:unhideWhenUsed/>
    <w:uiPriority w:val="39"/>
    <w:rPr>
      <w:sz w:val="22"/>
      <w:szCs w:val="22"/>
    </w:rPr>
  </w:style>
  <w:style w:type="paragraph" w:styleId="7">
    <w:name w:val="Balloon Text"/>
    <w:basedOn w:val="1"/>
    <w:link w:val="17"/>
    <w:unhideWhenUsed/>
    <w:uiPriority w:val="99"/>
    <w:rPr>
      <w:rFonts w:ascii="Heiti SC Light" w:hAnsi="Heiti SC Light"/>
      <w:sz w:val="18"/>
      <w:szCs w:val="18"/>
    </w:rPr>
  </w:style>
  <w:style w:type="paragraph" w:styleId="8">
    <w:name w:val="toc 1"/>
    <w:basedOn w:val="1"/>
    <w:next w:val="1"/>
    <w:unhideWhenUsed/>
    <w:uiPriority w:val="39"/>
    <w:pPr>
      <w:spacing w:before="240" w:after="120"/>
    </w:pPr>
    <w:rPr>
      <w:b/>
      <w:caps/>
      <w:sz w:val="22"/>
      <w:szCs w:val="22"/>
      <w:u w:val="single"/>
    </w:rPr>
  </w:style>
  <w:style w:type="paragraph" w:styleId="9">
    <w:name w:val="toc 4"/>
    <w:basedOn w:val="1"/>
    <w:next w:val="1"/>
    <w:unhideWhenUsed/>
    <w:uiPriority w:val="39"/>
    <w:rPr>
      <w:sz w:val="22"/>
      <w:szCs w:val="22"/>
    </w:rPr>
  </w:style>
  <w:style w:type="paragraph" w:styleId="10">
    <w:name w:val="toc 6"/>
    <w:basedOn w:val="1"/>
    <w:next w:val="1"/>
    <w:unhideWhenUsed/>
    <w:uiPriority w:val="39"/>
    <w:rPr>
      <w:sz w:val="22"/>
      <w:szCs w:val="22"/>
    </w:rPr>
  </w:style>
  <w:style w:type="paragraph" w:styleId="11">
    <w:name w:val="toc 2"/>
    <w:basedOn w:val="1"/>
    <w:next w:val="1"/>
    <w:unhideWhenUsed/>
    <w:uiPriority w:val="39"/>
    <w:rPr>
      <w:b/>
      <w:smallCaps/>
      <w:sz w:val="22"/>
      <w:szCs w:val="22"/>
    </w:rPr>
  </w:style>
  <w:style w:type="paragraph" w:styleId="12">
    <w:name w:val="toc 9"/>
    <w:basedOn w:val="1"/>
    <w:next w:val="1"/>
    <w:unhideWhenUsed/>
    <w:uiPriority w:val="39"/>
    <w:rPr>
      <w:sz w:val="22"/>
      <w:szCs w:val="22"/>
    </w:rPr>
  </w:style>
  <w:style w:type="paragraph" w:customStyle="1" w:styleId="15">
    <w:name w:val="List Paragraph"/>
    <w:basedOn w:val="1"/>
    <w:qFormat/>
    <w:uiPriority w:val="34"/>
    <w:pPr>
      <w:ind w:left="720"/>
      <w:contextualSpacing/>
    </w:pPr>
  </w:style>
  <w:style w:type="paragraph" w:customStyle="1" w:styleId="16">
    <w:name w:val="TOC Heading"/>
    <w:basedOn w:val="2"/>
    <w:next w:val="1"/>
    <w:unhideWhenUsed/>
    <w:qFormat/>
    <w:uiPriority w:val="39"/>
    <w:pPr>
      <w:spacing w:line="276" w:lineRule="auto"/>
      <w:outlineLvl w:val="9"/>
    </w:pPr>
    <w:rPr>
      <w:color w:val="365F90"/>
      <w:sz w:val="28"/>
      <w:szCs w:val="28"/>
      <w:lang w:eastAsia="en-US"/>
    </w:rPr>
  </w:style>
  <w:style w:type="character" w:customStyle="1" w:styleId="17">
    <w:name w:val="批注框文本字符"/>
    <w:basedOn w:val="13"/>
    <w:link w:val="7"/>
    <w:semiHidden/>
    <w:uiPriority w:val="99"/>
    <w:rPr>
      <w:rFonts w:ascii="Heiti SC Light" w:hAnsi="Heiti SC Light"/>
      <w:sz w:val="18"/>
      <w:szCs w:val="18"/>
    </w:rPr>
  </w:style>
  <w:style w:type="character" w:customStyle="1" w:styleId="18">
    <w:name w:val="标题 1字符"/>
    <w:basedOn w:val="13"/>
    <w:link w:val="2"/>
    <w:uiPriority w:val="9"/>
    <w:rPr>
      <w:rFonts w:ascii="Calibri" w:hAnsi="Calibri" w:eastAsia="宋体"/>
      <w:b/>
      <w:bCs/>
      <w:color w:val="33598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98</Words>
  <Characters>564</Characters>
  <Lines>4</Lines>
  <Paragraphs>1</Paragraphs>
  <TotalTime>0</TotalTime>
  <ScaleCrop>false</ScaleCrop>
  <LinksUpToDate>false</LinksUpToDate>
  <CharactersWithSpaces>0</CharactersWithSpaces>
  <Application>WPS Office_9.1.0.5132_F1E327BC-269C-435d-A152-05C5408002CA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2015-02-13T17:12:00Z</dcterms:created>
  <dc:creator>Allen Qin</dc:creator>
  <cp:lastModifiedBy>yangmx</cp:lastModifiedBy>
  <dcterms:modified xsi:type="dcterms:W3CDTF">2015-09-30T02:22:55Z</dcterms:modified>
  <dc:title>文件管理系统2015需求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